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99" w:before="29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Рукопис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сучасному світі електронні видання займають важливе місце у сфері освіти, медіа та публікацій. Вони дозволяють швидко поширювати інформацію, інтегрувати мультимедійні елементи та забезпечують інтерактивність для користувачів. У цьому документі описано процес створення інтерактивного електронного видання від підготовки тексту до фінальної публікації.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281" w:before="28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Розділ 1. Підготовка текстового матеріалу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sdt>
        <w:sdtPr>
          <w:id w:val="1069873846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Вибір теми та концепції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Перед початком роботи важливо визначити основну тему видання, цільову аудиторію та ключові повідомлення. Для інтерактивного видання тема повинна дозволяти використовувати мультимедійні елементи (зображення, відео, гіперпосилання).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Написання тексту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Текст готується у Google Docs у спільному документі. Автори створюють чорнові версії, після чого редактор перевіряє граматику, стилістику та логіку викладу. Важливо дотримуватися структури: вступ, основні розділи, висновки.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Робота з коментарями та пропозиціями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Google Docs дозволяє залишати коментарі до абзаців і редагувати тексти у режимі пропозицій. Це допомагає команді узгоджувати зміни без втрати оригінального тексту.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281" w:before="28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Розділ 2. Структура видання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Розділи та підрозділи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Видання поділяється на логічні блоки: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Теоретична частина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Практичні приклади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Інтерактивні завдання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Висновки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Таблиці, списки та виділення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зручності читача текст форматують: використовують списки, таблиці, цитати, підкреслення та виділення кольором ключових термінів.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281" w:before="28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Розділ 3. Інтеграція мультимедіа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Зображення та графіка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Дизайнер створює макети у Canva або Figma та додає їх у документ. Важливо дотримуватися єдиного стилю та </w:t>
      </w:r>
      <w:sdt>
        <w:sdtPr>
          <w:id w:val="2047011782"/>
          <w:tag w:val="goog_rdk_1"/>
        </w:sdtPr>
        <w:sdtContent>
          <w:ins w:author="Назар Добрянський" w:id="0" w:date="2025-11-22T23:56:17Z"/>
          <w:sdt>
            <w:sdtPr>
              <w:id w:val="2035838936"/>
              <w:tag w:val="goog_rdk_2"/>
            </w:sdtPr>
            <w:sdtContent>
              <w:ins w:author="Назар Добрянський" w:id="0" w:date="2025-11-22T23:56:17Z">
                <w:r w:rsidDel="00000000" w:rsidR="00000000" w:rsidRPr="00000000">
                  <w:rPr>
                    <w:rtl w:val="0"/>
                    <w:rPrChange w:author="Назар Добрянський" w:id="1" w:date="2025-11-22T23:56:17Z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rPrChange>
                  </w:rPr>
                  <w:t xml:space="preserve">колірної</w:t>
                </w:r>
              </w:ins>
            </w:sdtContent>
          </w:sdt>
          <w:ins w:author="Назар Добрянський" w:id="0" w:date="2025-11-22T23:56:17Z"/>
        </w:sdtContent>
      </w:sdt>
      <w:sdt>
        <w:sdtPr>
          <w:id w:val="472958864"/>
          <w:tag w:val="goog_rdk_3"/>
        </w:sdtPr>
        <w:sdtContent>
          <w:del w:author="Назар Добрянський" w:id="0" w:date="2025-11-22T23:56:17Z"/>
          <w:sdt>
            <w:sdtPr>
              <w:id w:val="-1634938786"/>
              <w:tag w:val="goog_rdk_4"/>
            </w:sdtPr>
            <w:sdtContent>
              <w:del w:author="Назар Добрянський" w:id="0" w:date="2025-11-22T23:56:17Z">
                <w:r w:rsidDel="00000000" w:rsidR="00000000" w:rsidRPr="00000000">
                  <w:rPr>
                    <w:rtl w:val="0"/>
                    <w:rPrChange w:author="Назар Добрянський" w:id="1" w:date="2025-11-22T23:56:17Z"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w:rPrChange>
                  </w:rPr>
                  <w:delText xml:space="preserve">кольорової</w:delText>
                </w:r>
              </w:del>
            </w:sdtContent>
          </w:sdt>
          <w:del w:author="Назар Добрянський" w:id="0" w:date="2025-11-22T23:56:17Z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палітри.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Відео та інтерактивні елементи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Електронне видання може містити відео або гіперпосилання. Вони інтегруються через Google Docs або спеціальні платформи (Book Creator, Blurb).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Тестування інтерактивності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Після додавання мультимедіа редактор перевіряє, чи працюють посилання та чи коректно відображаються елементи на різних пристроях.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281" w:before="28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Розділ 4. Перевірка та фіналізація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Proofreading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Редактор перевіряє весь текст на помилки, стилістику та логіку викладу. Команда обговорює зміни через коментарі у Google Docs.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Фінальні правки та версійна історія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Використовують функцію історії версій у Google Docs, щоб зберегти всі зміни та відновити старі версії, якщо потрібно.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281" w:before="28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Розділ 5. Дизайн та обкладинка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Створення макетів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Дизайнер готує макети у Figma або Canva, включно з обкладинкою, титульною сторінкою та ілюстраціями.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Форматування для публікації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Макети та текст інтегруються у платформу для публікації (Book Creator або Blurb).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after="281" w:before="28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Розділ 6. Публікація та спільна робота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Завантаження фінальної версії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Фінальний документ експортується у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Спільна перевірка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Команда переглядає готове видання, залишає коментарі та підтверджує, що всі елементи готові до публікації.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281" w:before="28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Створення інтерактивного електронного видання потребує координації між автором, редактором та дизайнером. Використання Google Docs, Canva/Figma та хмарних платформ дозволяє ефективно організувати роботу, зберігати версії документів та забезпечити високу якість фінального продукту.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Назар Добрянський" w:id="0" w:date="2025-11-22T23:51:32Z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треба переробит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uk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29D8E"/>
    <w:pPr>
      <w:spacing/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qoUPoTe7MH2yASqdNBe3K/12AQ==">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2025-11-22T23:42:28.0376050Z</dcterms:created>
  <dc:creator>Nazar Dodo</dc:creator>
</cp:coreProperties>
</file>